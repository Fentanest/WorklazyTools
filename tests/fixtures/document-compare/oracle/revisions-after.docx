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numPr>
          <w:numberingChange w:id="101" w:author="Legacy Revision"/>
        </w:numPr>
        <w:pPrChange w:id="102" w:author="Legacy Revision">
          <w:pPr/>
        </w:pPrChange>
      </w:pPr>
      <w:del w:id="103" w:author="Legacy Revision" w:date="2026-01-01T00:00:00Z">
        <w:r>
          <w:delText>discard inline</w:delText>
        </w:r>
      </w:del>
      <w:ins w:id="104" w:author="Legacy Revision" w:date="2026-01-01T00:00:00Z">
        <w:r>
          <w:t xml:space="preserve">After accepted</w:t>
        </w:r>
      </w:ins>
      <w:moveFrom w:id="105" w:author="Legacy Revision" w:date="2026-01-01T00:00:00Z">
        <w:r>
          <w:t xml:space="preserve"> discard move</w:t>
        </w:r>
      </w:moveFrom>
      <w:moveTo w:id="106" w:author="Legacy Revision" w:date="2026-01-01T00:00:00Z">
        <w:r>
          <w:t xml:space="preserve"> moved</w:t>
        </w:r>
      </w:moveTo>
      <w:moveFromRangeStart w:id="105"/>
      <w:moveFromRangeEnd w:id="105"/>
      <w:moveToRangeStart w:id="106"/>
      <w:moveToRangeEnd w:id="106"/>
      <w:customXmlInsRangeStart w:id="107"/>
      <w:customXmlInsRangeEnd w:id="107"/>
      <w:customXmlDelRangeStart w:id="108"/>
      <w:customXmlDelRangeEnd w:id="108"/>
    </w:p>
    <w:p>
      <w:pPr>
        <w:rPr>
          <w:del w:id="109" w:author="Legacy Revision"/>
        </w:rPr>
      </w:pPr>
      <w:r>
        <w:t xml:space="preserve">Merge </w:t>
      </w:r>
    </w:p>
    <w:p>
      <w:r>
        <w:t xml:space="preserve">tail after</w:t>
      </w:r>
    </w:p>
    <w:p>
      <w:pPr>
        <w:rPr>
          <w:ins w:id="110" w:author="Legacy Revision"/>
        </w:rPr>
      </w:pPr>
      <w:r>
        <w:t xml:space="preserve">Split after A</w:t>
      </w:r>
    </w:p>
    <w:p>
      <w:r>
        <w:t xml:space="preserve">Split after B</w:t>
      </w:r>
    </w:p>
    <w:tbl>
      <w:tblPr>
        <w:tblPrChange w:id="111" w:author="Legacy Revision">
          <w:tblPr/>
        </w:tblPrChange>
      </w:tblPr>
      <w:tblGrid>
        <w:gridCol w:w="2000"/>
        <w:tblGridChange w:id="112" w:author="Legacy Revision">
          <w:tblGrid/>
        </w:tblGridChange>
      </w:tblGrid>
      <w:tr>
        <w:trPr>
          <w:del w:id="113" w:author="Legacy Revision"/>
        </w:trPr>
        <w:tc>
          <w:p>
            <w:r>
              <w:t xml:space="preserve">discard row</w:t>
            </w:r>
          </w:p>
        </w:tc>
      </w:tr>
      <w:tr>
        <w:tblPrEx>
          <w:tblPrExChange w:id="114" w:author="Legacy Revision">
            <w:tblPrEx/>
          </w:tblPrExChange>
        </w:tblPrEx>
        <w:trPr>
          <w:ins w:id="115" w:author="Legacy Revision"/>
          <w:trPrChange w:id="116" w:author="Legacy Revision">
            <w:trPr/>
          </w:trPrChange>
        </w:trPr>
        <w:tc>
          <w:tcPr>
            <w:cellDel w:id="117" w:author="Legacy Revision"/>
          </w:tcPr>
          <w:p>
            <w:r>
              <w:t xml:space="preserve">discard cell</w:t>
            </w:r>
          </w:p>
        </w:tc>
        <w:tc>
          <w:tcPr>
            <w:vMerge w:val="restart"/>
            <w:cellIns w:id="118" w:author="Legacy Revision"/>
            <w:cellMerge w:id="119" w:author="Legacy Revision"/>
            <w:tcPrChange w:id="120" w:author="Legacy Revision">
              <w:tcPr/>
            </w:tcPrChange>
          </w:tcPr>
          <w:p>
            <w:r>
              <w:rPr>
                <w:b/>
                <w:rPrChange w:id="121" w:author="Legacy Revision">
                  <w:rPr/>
                </w:rPrChange>
              </w:rPr>
              <w:t>Kept after</w:t>
            </w:r>
          </w:p>
        </w:tc>
      </w:tr>
    </w:tbl>
    <w:p>
      <w:del w:id="710" w:author="Legacy Revision" w:date="2026-01-01T00:00:00Z">
        <w:commentRangeStart w:id="10"/>
        <w:r>
          <w:delText>discarded anchor text</w:delText>
        </w:r>
        <w:commentRangeEnd w:id="10"/>
        <w:r>
          <w:commentReference w:id="10"/>
        </w:r>
      </w:del>
    </w:p>
    <w:p>
      <w:commentRangeStart w:id="11"/>
      <w:r>
        <w:t xml:space="preserve">After anchor 2</w:t>
      </w:r>
      <w:commentRangeEnd w:id="11"/>
      <w:r>
        <w:commentReference w:id="11"/>
      </w:r>
    </w:p>
    <w:p>
      <w:commentRangeStart w:id="12"/>
      <w:r>
        <w:t xml:space="preserve">After anchor 3</w:t>
      </w:r>
      <w:commentRangeEnd w:id="12"/>
      <w:r>
        <w:commentReference w:id="12"/>
      </w:r>
    </w:p>
    <w:p>
      <w:commentRangeStart w:id="13"/>
      <w:r>
        <w:t xml:space="preserve">After anchor 4</w:t>
      </w:r>
      <w:commentRangeEnd w:id="13"/>
      <w:r>
        <w:commentReference w:id="13"/>
      </w:r>
    </w:p>
    <w:p>
      <w:commentRangeStart w:id="18"/>
      <w:r>
        <w:t xml:space="preserve">After anchor 5</w:t>
      </w:r>
      <w:commentRangeEnd w:id="18"/>
      <w:r>
        <w:commentReference w:id="18"/>
      </w:r>
    </w:p>
    <w:p>
      <w:commentRangeStart w:id="19"/>
      <w:r>
        <w:t xml:space="preserve">After anchor 6</w:t>
      </w:r>
      <w:commentRangeEnd w:id="19"/>
      <w:r>
        <w:commentReference w:id="19"/>
      </w:r>
    </w:p>
    <w:sectPr>
      <w:sectPrChange w:id="122" w:author="Legacy Revision">
        <w:sectPr/>
      </w:sectPrChange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0" w:author="Legacy Reviewer" w:initials="LR" w:date="2026-09-01T00:00:00Z">
    <w:p w14:paraId="A0000001">
      <w:ins w:id="810" w:author="Legacy Revision" w:date="2026-01-01T00:00:00Z">
        <w:r>
          <w:t xml:space="preserve">Shared final</w:t>
        </w:r>
      </w:ins>
      <w:del w:id="910" w:author="Legacy Revision" w:date="2026-01-01T00:00:00Z">
        <w:r>
          <w:delText>Shared draft</w:delText>
        </w:r>
      </w:del>
    </w:p>
  </w:comment>
  <w:comment w:id="11" w:author="Existing Author" w:initials="EA" w:date="2026-09-01T00:00:00Z">
    <w:p w14:paraId="A0000002">
      <w:ins w:id="811" w:author="Legacy Revision" w:date="2026-01-01T00:00:00Z">
        <w:r>
          <w:t xml:space="preserve">Para identity</w:t>
        </w:r>
      </w:ins>
      <w:del w:id="911" w:author="Legacy Revision" w:date="2026-01-01T00:00:00Z">
        <w:r>
          <w:delText>Para draft</w:delText>
        </w:r>
      </w:del>
    </w:p>
  </w:comment>
  <w:comment w:id="12" w:author="Duplicate Author" w:initials="DA" w:date="2026-09-01T00:00:00Z">
    <w:p>
      <w:ins w:id="812" w:author="Legacy Revision" w:date="2026-01-01T00:00:00Z">
        <w:r>
          <w:t xml:space="preserve">Duplicate body</w:t>
        </w:r>
      </w:ins>
      <w:del w:id="912" w:author="Legacy Revision" w:date="2026-01-01T00:00:00Z">
        <w:r>
          <w:delText>Duplicate draft</w:delText>
        </w:r>
      </w:del>
    </w:p>
  </w:comment>
  <w:comment w:id="13" w:author="Reply Author" w:initials="RA" w:date="2026-09-01T00:00:00Z">
    <w:p w14:paraId="A0000003">
      <w:ins w:id="813" w:author="Legacy Revision" w:date="2026-01-01T00:00:00Z">
        <w:r>
          <w:t xml:space="preserve">Existing reply</w:t>
        </w:r>
      </w:ins>
      <w:del w:id="913" w:author="Legacy Revision" w:date="2026-01-01T00:00:00Z">
        <w:r>
          <w:delText>Reply draft</w:delText>
        </w:r>
      </w:del>
    </w:p>
  </w:comment>
  <w:comment w:id="18" w:author="SML" w:initials="SML" w:date="2026-09-01T00:00:00Z">
    <w:p w14:paraId="A0000008">
      <w:ins w:id="818" w:author="Legacy Revision" w:date="2026-01-01T00:00:00Z">
        <w:r>
          <w:t xml:space="preserve">Duplicate body</w:t>
        </w:r>
      </w:ins>
      <w:del w:id="918" w:author="Legacy Revision" w:date="2026-01-01T00:00:00Z">
        <w:r>
          <w:delText>New duplicate draft</w:delText>
        </w:r>
      </w:del>
    </w:p>
  </w:comment>
  <w:comment w:id="19" w:author="SML" w:initials="SML" w:date="2026-09-01T00:00:00Z">
    <w:p w14:paraId="A0000009">
      <w:ins w:id="819" w:author="Legacy Revision" w:date="2026-01-01T00:00:00Z">
        <w:r>
          <w:t xml:space="preserve">New reply final</w:t>
        </w:r>
      </w:ins>
      <w:del w:id="919" w:author="Legacy Revision" w:date="2026-01-01T00:00:00Z">
        <w:r>
          <w:delText>New reply draft</w:delText>
        </w:r>
      </w:del>
    </w:p>
  </w:comment>
</w:comments>
</file>

<file path=word/commentsExtended.xml><?xml version="1.0" encoding="utf-8"?>
<w15:commentsEx xmlns:w15="http://schemas.microsoft.com/office/word/2012/wordml">
  <w15:commentEx w15:paraId="A0000001" w15:done="0"/>
  <w15:commentEx w15:paraId="A0000002" w15:done="0"/>
  <w15:commentEx w15:paraId="A0000003" w15:paraIdParent="A0000001" w15:done="0"/>
  <w15:commentEx w15:paraId="A0000008" w15:done="0"/>
  <w15:commentEx w15:paraId="A0000009" w15:paraIdParent="A0000008" w15:done="0"/>
</w15:commentsEx>
</file>

<file path=word/commentsExtensible.xml><?xml version="1.0" encoding="utf-8"?>
<w16cex:commentsExtensible xmlns:w16cex="http://schemas.microsoft.com/office/word/2018/wordml/cex">
  <w16cex:commentExtensible w16cex:durableId="D0000001" w16cex:dateUtc="2026-09-01T00:00:00Z"/>
  <w16cex:commentExtensible w16cex:durableId="D0000003" w16cex:dateUtc="2026-09-01T00:00:00Z"/>
  <w16cex:commentExtensible w16cex:durableId="D0000008" w16cex:dateUtc="2026-09-01T00:00:00Z"/>
  <w16cex:commentExtensible w16cex:durableId="D0000009" w16cex:dateUtc="2026-09-01T00:00:00Z"/>
</w16cex:commentsExtensible>
</file>

<file path=word/commentsIds.xml><?xml version="1.0" encoding="utf-8"?>
<w16cid:commentsIds xmlns:w16cid="http://schemas.microsoft.com/office/word/2016/wordml/cid">
  <w16cid:commentId w16cid:paraId="A0000001" w16cid:durableId="D0000001"/>
  <w16cid:commentId w16cid:paraId="A0000003" w16cid:durableId="D0000003"/>
  <w16cid:commentId w16cid:paraId="A0000008" w16cid:durableId="D0000008"/>
  <w16cid:commentId w16cid:paraId="A0000009" w16cid:durableId="D0000009"/>
</w16cid:commentsIds>
</file>

<file path=word/endnotes.xml><?xml version="1.0" encoding="utf-8"?>
<w:endnotes xmlns:w="http://schemas.openxmlformats.org/wordprocessingml/2006/main">
  <w:endnote w:id="1">
    <w:p>
      <w:del w:id="211" w:author="Legacy Revision" w:date="2026-01-01T00:00:00Z">
        <w:r>
          <w:delText>discard note</w:delText>
        </w:r>
      </w:del>
      <w:ins w:id="212" w:author="Legacy Revision" w:date="2026-01-01T00:00:00Z">
        <w:r>
          <w:t xml:space="preserve">After endnote</w:t>
        </w:r>
      </w:ins>
    </w:p>
  </w:endnote>
</w:endnotes>
</file>

<file path=word/footer1.xml><?xml version="1.0" encoding="utf-8"?>
<w:ftr xmlns:w="http://schemas.openxmlformats.org/wordprocessingml/2006/main">
  <w:p>
    <w:del w:id="201" w:author="Legacy Revision" w:date="2026-01-01T00:00:00Z">
      <w:r>
        <w:delText>discard story</w:delText>
      </w:r>
    </w:del>
    <w:ins w:id="202" w:author="Legacy Revision" w:date="2026-01-01T00:00:00Z">
      <w:r>
        <w:t xml:space="preserve">After footer</w:t>
      </w:r>
    </w:ins>
  </w:p>
</w:ftr>
</file>

<file path=word/footnotes.xml><?xml version="1.0" encoding="utf-8"?>
<w:footnotes xmlns:w="http://schemas.openxmlformats.org/wordprocessingml/2006/main">
  <w:footnote w:id="1">
    <w:p>
      <w:del w:id="211" w:author="Legacy Revision" w:date="2026-01-01T00:00:00Z">
        <w:r>
          <w:delText>discard note</w:delText>
        </w:r>
      </w:del>
      <w:ins w:id="212" w:author="Legacy Revision" w:date="2026-01-01T00:00:00Z">
        <w:r>
          <w:t xml:space="preserve">After footnote</w:t>
        </w:r>
      </w:ins>
    </w:p>
  </w:footnote>
</w:footnotes>
</file>

<file path=word/header1.xml><?xml version="1.0" encoding="utf-8"?>
<w:hdr xmlns:w="http://schemas.openxmlformats.org/wordprocessingml/2006/main">
  <w:p>
    <w:del w:id="201" w:author="Legacy Revision" w:date="2026-01-01T00:00:00Z">
      <w:r>
        <w:delText>discard story</w:delText>
      </w:r>
    </w:del>
    <w:ins w:id="202" w:author="Legacy Revision" w:date="2026-01-01T00:00:00Z">
      <w:r>
        <w:t xml:space="preserve">After header</w:t>
      </w:r>
    </w:ins>
  </w:p>
</w:hdr>
</file>

<file path=word/people.xml><?xml version="1.0" encoding="utf-8"?>
<w15:people xmlns:w15="http://schemas.microsoft.com/office/word/2012/wordml">
  <w15:person w15:author="Legacy Reviewer">
    <w15:presenceInfo w15:providerId="AD" w15:userId="legacy-id"/>
  </w15:person>
  <w15:person w15:author="SML">
    <w15:presenceInfo w15:providerId="None" w15:userId="SML"/>
  </w15:person>
</w15:people>
</file>

<file path=word/settings.xml><?xml version="1.0" encoding="utf-8"?>
<w:settings xmlns:w="http://schemas.openxmlformats.org/wordprocessingml/2006/main">
  <w:trackRevisions/>
  <w:defaultTabStop w:val="720"/>
  <w:compat/>
</w:settings>
</file>

<file path=word/styles.xml><?xml version="1.0" encoding="utf-8"?>
<w:styles xmlns:w="http://schemas.openxmlformats.org/wordprocessingml/2006/main">
  <w:style w:type="paragraph" w:styleId="Normal">
    <w:name w:val="Normal"/>
    <w:pPr>
      <w:spacing w:after="160"/>
      <w:pPrChange w:id="301" w:author="Legacy Revision">
        <w:pPr/>
      </w:pPrChange>
    </w:pPr>
    <w:rPr>
      <w:b/>
      <w:rPrChange w:id="302" w:author="Legacy Revision">
        <w:rPr/>
      </w:rPrChange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comments" Target="comments.xml"/></Relationships>
</file>