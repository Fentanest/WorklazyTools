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t>업무 파일을 빠르게 처리합니다.</w:t>
      </w:r>
    </w:p>
    <w:p>
      <w:commentRangeStart w:id="0"/>
      <w:ins w:id="800" w:author="기존 작성자" w:date="2026-01-01T00:00:00Z">
        <w:r>
          <w:t>메모가 연결된 이전 문단입니다.</w:t>
        </w:r>
      </w:ins>
      <w:commentRangeEnd w:id="0"/>
      <w:r>
        <w:commentReference w:id="0"/>
      </w:r>
    </w:p>
    <w:p>
      <w:r>
        <w:t>변경 없는 문단입니다.</w:t>
      </w:r>
    </w:p>
    <w:tbl>
      <w:tr>
        <w:tc>
          <w:p>
            <w:r>
              <w:t>항목</w:t>
            </w:r>
          </w:p>
        </w:tc>
        <w:tc>
          <w:p>
            <w:r>
              <w:t>금액</w:t>
            </w:r>
          </w:p>
        </w:tc>
        <w:tc>
          <w:p>
            <w:r>
              <w:t>비고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10</w:t>
            </w:r>
          </w:p>
        </w:tc>
        <w:tc>
          <w:p>
            <w:r>
              <w:t>유지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20</w:t>
            </w:r>
          </w:p>
        </w:tc>
        <w:tc>
          <w:p>
            <w:r>
              <w:t>유지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30</w:t>
            </w:r>
          </w:p>
        </w:tc>
        <w:tc>
          <w:p>
            <w:r>
              <w:t>유지</w:t>
            </w:r>
          </w:p>
        </w:tc>
      </w:tr>
    </w:tbl>
    <w:sectPr>
      <w:headerReference w:type="default" r:id="rIdHeader"/>
      <w:footerReference w:type="default" r:id="rIdFooter"/>
    </w:sectPr>
  </w:body>
</w:document>
</file>

<file path=word/comments.xml><?xml version="1.0" encoding="utf-8"?>
<w:comments xmlns:w="http://schemas.openxmlformats.org/wordprocessingml/2006/main">
  <w:comment w:id="0" w:author="검토자">
    <w:p>
      <w:r>
        <w:t>기존 메모</w:t>
      </w:r>
    </w:p>
  </w:comment>
</w:comments>
</file>

<file path=word/footer1.xml><?xml version="1.0" encoding="utf-8"?>
<w:ftr xmlns:w="http://schemas.openxmlformats.org/wordprocessingml/2006/main">
  <w:sdt>
    <w:sdtContent>
      <w:p>
        <w:r>
          <w:t>- 23 -</w:t>
        </w:r>
      </w:p>
    </w:sdtContent>
  </w:sdt>
</w:ftr>
</file>

<file path=word/header1.xml><?xml version="1.0" encoding="utf-8"?>
<w:hdr xmlns:w="http://schemas.openxmlformats.org/wordprocessingml/2006/main">
  <w:p>
    <w:r>
      <w:t>기존 머리말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/>
  <w:rsids/>
</w:settings>
</file>

<file path=word/styles.xml><?xml version="1.0" encoding="utf-8"?>
<w:styles xmlns:w="http://schemas.openxmlformats.org/wordprocessingml/2006/main">
  <w:style w:type="paragraph" w:styleId="Normal">
    <w:name w:val="Normal"/>
    <w:pPr>
      <w:spacing w:after="80"/>
    </w:pPr>
    <w:rPr>
      <w:i/>
    </w:rPr>
  </w:style>
</w:styles>
</file>

<file path=word/_rels/document.xml.rels><?xml version="1.0" encoding="UTF-8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Comments" Type="http://schemas.openxmlformats.org/officeDocument/2006/relationships/comments" Target="comment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