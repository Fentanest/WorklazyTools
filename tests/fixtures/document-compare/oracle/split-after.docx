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numPr>
          <w:ilvl w:val="0"/>
          <w:numId w:val="1"/>
        </w:numPr>
      </w:pPr>
      <w:r>
        <w:rPr>
          <w:b/>
        </w:rPr>
        <w:t>제5항의 지급이 완료되면 채권 전부를 변제받은 것으로 인정하고 이후 이의를 제기하지 아니한다. 다만, 관계 법령에 따른 추가 확인이 필요한 경우 별도로 절차를 진행할 수 있다.</w:t>
      </w:r>
    </w:p>
    <w:p>
      <w:r>
        <w:rPr>
          <w:b/>
        </w:rPr>
        <w:t>또한 지급 완료 후 필요한 신청을 취하하고 접수증을 송부한다.</w:t>
      </w:r>
    </w:p>
    <w:sdt>
      <w:sdtPr>
        <w:tag w:val="anchored-comment"/>
      </w:sdtPr>
      <w:sdtContent>
        <w:p>
          <w:commentRangeStart w:id="0"/>
          <w:ins w:id="800" w:author="기존 작성자" w:date="2026-01-01T00:00:00Z">
            <w:r>
              <w:t>메모가 연결된 문단입니다.</w:t>
            </w:r>
          </w:ins>
          <w:commentRangeEnd w:id="0"/>
          <w:ins w:id="801" w:author="기존 작성자" w:date="2026-01-01T00:00:00Z">
            <w:r>
              <w:commentReference w:id="0"/>
            </w:r>
          </w:ins>
        </w:p>
      </w:sdtContent>
    </w:sdt>
    <w:p>
      <w:r>
        <w:t>변경 없는 문단입니다.</w:t>
      </w:r>
    </w:p>
    <w:tbl>
      <w:tr>
        <w:tc>
          <w:p>
            <w:r>
              <w:t>두 번째 변경 표</w:t>
            </w:r>
          </w:p>
        </w:tc>
      </w:tr>
    </w:tbl>
    <w:sectPr>
      <w:headerReference w:type="default" r:id="rIdHeader"/>
      <w:footerReference w:type="default" r:id="rIdFooter"/>
    </w:sectPr>
  </w:body>
</w:document>
</file>

<file path=word/comments.xml><?xml version="1.0" encoding="utf-8"?>
<w:comments xmlns:w="http://schemas.openxmlformats.org/wordprocessingml/2006/main">
  <w:comment w:id="0" w:author="검토자">
    <w:p>
      <w:r>
        <w:t>두 번째 변경 메모</w:t>
      </w:r>
    </w:p>
  </w:comment>
</w:comments>
</file>

<file path=word/footer1.xml><?xml version="1.0" encoding="utf-8"?>
<w:ftr xmlns:w="http://schemas.openxmlformats.org/wordprocessingml/2006/main">
  <w:p>
    <w:r>
      <w:t>- 1 -</w:t>
    </w:r>
  </w:p>
</w:ftr>
</file>

<file path=word/header1.xml><?xml version="1.0" encoding="utf-8"?>
<w:hdr xmlns:w="http://schemas.openxmlformats.org/wordprocessingml/2006/main">
  <w:p>
    <w:r>
      <w:t>두 번째 변경 머리말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/>
  <w:rsids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after="160"/>
    </w:pPr>
    <w:rPr>
      <w:b/>
    </w:rPr>
  </w:style>
</w:styles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Comments" Type="http://schemas.openxmlformats.org/officeDocument/2006/relationships/comments" Target="comment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Relationship Id="rIdStyles" Type="http://schemas.openxmlformats.org/officeDocument/2006/relationships/styles" Target="styles.xml"/></Relationships>
</file>