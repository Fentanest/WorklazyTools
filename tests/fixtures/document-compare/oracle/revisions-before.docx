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pPr>
        <w:numPr>
          <w:numberingChange w:id="101" w:author="Legacy Revision"/>
        </w:numPr>
        <w:pPrChange w:id="102" w:author="Legacy Revision">
          <w:pPr/>
        </w:pPrChange>
      </w:pPr>
      <w:del w:id="103" w:author="Legacy Revision" w:date="2026-01-01T00:00:00Z">
        <w:r>
          <w:delText>discard inline</w:delText>
        </w:r>
      </w:del>
      <w:ins w:id="104" w:author="Legacy Revision" w:date="2026-01-01T00:00:00Z">
        <w:r>
          <w:t xml:space="preserve">Before accepted</w:t>
        </w:r>
      </w:ins>
      <w:moveFrom w:id="105" w:author="Legacy Revision" w:date="2026-01-01T00:00:00Z">
        <w:r>
          <w:t xml:space="preserve"> discard move</w:t>
        </w:r>
      </w:moveFrom>
      <w:moveTo w:id="106" w:author="Legacy Revision" w:date="2026-01-01T00:00:00Z">
        <w:r>
          <w:t xml:space="preserve"> moved</w:t>
        </w:r>
      </w:moveTo>
      <w:moveFromRangeStart w:id="105"/>
      <w:moveFromRangeEnd w:id="105"/>
      <w:moveToRangeStart w:id="106"/>
      <w:moveToRangeEnd w:id="106"/>
      <w:customXmlInsRangeStart w:id="107"/>
      <w:customXmlInsRangeEnd w:id="107"/>
      <w:customXmlDelRangeStart w:id="108"/>
      <w:customXmlDelRangeEnd w:id="108"/>
    </w:p>
    <w:p>
      <w:pPr>
        <w:rPr>
          <w:del w:id="109" w:author="Legacy Revision"/>
        </w:rPr>
      </w:pPr>
      <w:r>
        <w:t xml:space="preserve">Merge </w:t>
      </w:r>
    </w:p>
    <w:p>
      <w:r>
        <w:t xml:space="preserve">tail before</w:t>
      </w:r>
    </w:p>
    <w:p>
      <w:pPr>
        <w:rPr>
          <w:ins w:id="110" w:author="Legacy Revision"/>
        </w:rPr>
      </w:pPr>
      <w:r>
        <w:t xml:space="preserve">Split before A</w:t>
      </w:r>
    </w:p>
    <w:p>
      <w:r>
        <w:t xml:space="preserve">Split before B</w:t>
      </w:r>
    </w:p>
    <w:tbl>
      <w:tblPr>
        <w:tblPrChange w:id="111" w:author="Legacy Revision">
          <w:tblPr/>
        </w:tblPrChange>
      </w:tblPr>
      <w:tblGrid>
        <w:gridCol w:w="2000"/>
        <w:tblGridChange w:id="112" w:author="Legacy Revision">
          <w:tblGrid/>
        </w:tblGridChange>
      </w:tblGrid>
      <w:tr>
        <w:trPr>
          <w:del w:id="113" w:author="Legacy Revision"/>
        </w:trPr>
        <w:tc>
          <w:p>
            <w:r>
              <w:t xml:space="preserve">discard row</w:t>
            </w:r>
          </w:p>
        </w:tc>
      </w:tr>
      <w:tr>
        <w:tblPrEx>
          <w:tblPrExChange w:id="114" w:author="Legacy Revision">
            <w:tblPrEx/>
          </w:tblPrExChange>
        </w:tblPrEx>
        <w:trPr>
          <w:ins w:id="115" w:author="Legacy Revision"/>
          <w:trPrChange w:id="116" w:author="Legacy Revision">
            <w:trPr/>
          </w:trPrChange>
        </w:trPr>
        <w:tc>
          <w:tcPr>
            <w:cellDel w:id="117" w:author="Legacy Revision"/>
          </w:tcPr>
          <w:p>
            <w:r>
              <w:t xml:space="preserve">discard cell</w:t>
            </w:r>
          </w:p>
        </w:tc>
        <w:tc>
          <w:tcPr>
            <w:vMerge w:val="restart"/>
            <w:cellIns w:id="118" w:author="Legacy Revision"/>
            <w:cellMerge w:id="119" w:author="Legacy Revision"/>
            <w:tcPrChange w:id="120" w:author="Legacy Revision">
              <w:tcPr/>
            </w:tcPrChange>
          </w:tcPr>
          <w:p>
            <w:r>
              <w:rPr>
                <w:b/>
                <w:rPrChange w:id="121" w:author="Legacy Revision">
                  <w:rPr/>
                </w:rPrChange>
              </w:rPr>
              <w:t>Kept before</w:t>
            </w:r>
          </w:p>
        </w:tc>
      </w:tr>
    </w:tbl>
    <w:p>
      <w:del w:id="70" w:author="Legacy Revision" w:date="2026-01-01T00:00:00Z">
        <w:commentRangeStart w:id="0"/>
        <w:r>
          <w:delText>discarded anchor text</w:delText>
        </w:r>
        <w:commentRangeEnd w:id="0"/>
        <w:r>
          <w:commentReference w:id="0"/>
        </w:r>
      </w:del>
    </w:p>
    <w:p>
      <w:commentRangeStart w:id="1"/>
      <w:r>
        <w:t xml:space="preserve">Before anchor 2</w:t>
      </w:r>
      <w:commentRangeEnd w:id="1"/>
      <w:r>
        <w:commentReference w:id="1"/>
      </w:r>
    </w:p>
    <w:p>
      <w:commentRangeStart w:id="2"/>
      <w:r>
        <w:t xml:space="preserve">Before anchor 3</w:t>
      </w:r>
      <w:commentRangeEnd w:id="2"/>
      <w:r>
        <w:commentReference w:id="2"/>
      </w:r>
    </w:p>
    <w:p>
      <w:commentRangeStart w:id="3"/>
      <w:r>
        <w:t xml:space="preserve">Before anchor 4</w:t>
      </w:r>
      <w:commentRangeEnd w:id="3"/>
      <w:r>
        <w:commentReference w:id="3"/>
      </w:r>
    </w:p>
    <w:sectPr>
      <w:sectPrChange w:id="122" w:author="Legacy Revision">
        <w:sectPr/>
      </w:sectPrChange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Legacy Reviewer" w:initials="LR" w:date="2026-09-01T00:00:00Z">
    <w:p w14:paraId="A0000001">
      <w:ins w:id="80" w:author="Legacy Revision" w:date="2026-01-01T00:00:00Z">
        <w:r>
          <w:t xml:space="preserve">Shared final</w:t>
        </w:r>
      </w:ins>
      <w:del w:id="90" w:author="Legacy Revision" w:date="2026-01-01T00:00:00Z">
        <w:r>
          <w:delText>Shared draft</w:delText>
        </w:r>
      </w:del>
    </w:p>
  </w:comment>
  <w:comment w:id="1" w:author="Existing Author" w:initials="EA" w:date="2026-09-01T00:00:00Z">
    <w:p w14:paraId="A0000002">
      <w:ins w:id="81" w:author="Legacy Revision" w:date="2026-01-01T00:00:00Z">
        <w:r>
          <w:t xml:space="preserve">Para identity</w:t>
        </w:r>
      </w:ins>
      <w:del w:id="91" w:author="Legacy Revision" w:date="2026-01-01T00:00:00Z">
        <w:r>
          <w:delText>Para draft</w:delText>
        </w:r>
      </w:del>
    </w:p>
  </w:comment>
  <w:comment w:id="2" w:author="Duplicate Author" w:initials="DA" w:date="2026-09-01T00:00:00Z">
    <w:p>
      <w:ins w:id="82" w:author="Legacy Revision" w:date="2026-01-01T00:00:00Z">
        <w:r>
          <w:t xml:space="preserve">Duplicate body</w:t>
        </w:r>
      </w:ins>
      <w:del w:id="92" w:author="Legacy Revision" w:date="2026-01-01T00:00:00Z">
        <w:r>
          <w:delText>Duplicate draft</w:delText>
        </w:r>
      </w:del>
    </w:p>
  </w:comment>
  <w:comment w:id="3" w:author="Reply Author" w:initials="RA" w:date="2026-09-01T00:00:00Z">
    <w:p w14:paraId="A0000003">
      <w:ins w:id="83" w:author="Legacy Revision" w:date="2026-01-01T00:00:00Z">
        <w:r>
          <w:t xml:space="preserve">Existing reply</w:t>
        </w:r>
      </w:ins>
      <w:del w:id="93" w:author="Legacy Revision" w:date="2026-01-01T00:00:00Z">
        <w:r>
          <w:delText>Reply draft</w:delText>
        </w:r>
      </w:del>
    </w:p>
  </w:comment>
</w:comments>
</file>

<file path=word/commentsExtended.xml><?xml version="1.0" encoding="utf-8"?>
<w15:commentsEx xmlns:w15="http://schemas.microsoft.com/office/word/2012/wordml">
  <w15:commentEx w15:paraId="A0000001" w15:done="0"/>
  <w15:commentEx w15:paraId="A0000002" w15:done="0"/>
  <w15:commentEx w15:paraId="A0000003" w15:paraIdParent="A0000001" w15:done="0"/>
</w15:commentsEx>
</file>

<file path=word/commentsExtensible.xml><?xml version="1.0" encoding="utf-8"?>
<w16cex:commentsExtensible xmlns:w16cex="http://schemas.microsoft.com/office/word/2018/wordml/cex">
  <w16cex:commentExtensible w16cex:durableId="D0000001" w16cex:dateUtc="2026-09-01T00:00:00Z"/>
  <w16cex:commentExtensible w16cex:durableId="D0000003" w16cex:dateUtc="2026-09-01T00:00:00Z"/>
</w16cex:commentsExtensible>
</file>

<file path=word/commentsIds.xml><?xml version="1.0" encoding="utf-8"?>
<w16cid:commentsIds xmlns:w16cid="http://schemas.microsoft.com/office/word/2016/wordml/cid">
  <w16cid:commentId w16cid:paraId="A0000001" w16cid:durableId="D0000001"/>
  <w16cid:commentId w16cid:paraId="A0000003" w16cid:durableId="D0000003"/>
</w16cid:commentsIds>
</file>

<file path=word/endnotes.xml><?xml version="1.0" encoding="utf-8"?>
<w:endnotes xmlns:w="http://schemas.openxmlformats.org/wordprocessingml/2006/main">
  <w:endnote w:id="1">
    <w:p>
      <w:del w:id="211" w:author="Legacy Revision" w:date="2026-01-01T00:00:00Z">
        <w:r>
          <w:delText>discard note</w:delText>
        </w:r>
      </w:del>
      <w:ins w:id="212" w:author="Legacy Revision" w:date="2026-01-01T00:00:00Z">
        <w:r>
          <w:t xml:space="preserve">Before endnote</w:t>
        </w:r>
      </w:ins>
    </w:p>
  </w:endnote>
</w:endnotes>
</file>

<file path=word/footer1.xml><?xml version="1.0" encoding="utf-8"?>
<w:ftr xmlns:w="http://schemas.openxmlformats.org/wordprocessingml/2006/main">
  <w:p>
    <w:del w:id="201" w:author="Legacy Revision" w:date="2026-01-01T00:00:00Z">
      <w:r>
        <w:delText>discard story</w:delText>
      </w:r>
    </w:del>
    <w:ins w:id="202" w:author="Legacy Revision" w:date="2026-01-01T00:00:00Z">
      <w:r>
        <w:t xml:space="preserve">Before footer</w:t>
      </w:r>
    </w:ins>
  </w:p>
</w:ftr>
</file>

<file path=word/footnotes.xml><?xml version="1.0" encoding="utf-8"?>
<w:footnotes xmlns:w="http://schemas.openxmlformats.org/wordprocessingml/2006/main">
  <w:footnote w:id="1">
    <w:p>
      <w:del w:id="211" w:author="Legacy Revision" w:date="2026-01-01T00:00:00Z">
        <w:r>
          <w:delText>discard note</w:delText>
        </w:r>
      </w:del>
      <w:ins w:id="212" w:author="Legacy Revision" w:date="2026-01-01T00:00:00Z">
        <w:r>
          <w:t xml:space="preserve">Before footnote</w:t>
        </w:r>
      </w:ins>
    </w:p>
  </w:footnote>
</w:footnotes>
</file>

<file path=word/header1.xml><?xml version="1.0" encoding="utf-8"?>
<w:hdr xmlns:w="http://schemas.openxmlformats.org/wordprocessingml/2006/main">
  <w:p>
    <w:del w:id="201" w:author="Legacy Revision" w:date="2026-01-01T00:00:00Z">
      <w:r>
        <w:delText>discard story</w:delText>
      </w:r>
    </w:del>
    <w:ins w:id="202" w:author="Legacy Revision" w:date="2026-01-01T00:00:00Z">
      <w:r>
        <w:t xml:space="preserve">Before header</w:t>
      </w:r>
    </w:ins>
  </w:p>
</w:hdr>
</file>

<file path=word/people.xml><?xml version="1.0" encoding="utf-8"?>
<w15:people xmlns:w15="http://schemas.microsoft.com/office/word/2012/wordml">
  <w15:person w15:author="Legacy Reviewer">
    <w15:presenceInfo w15:providerId="AD" w15:userId="legacy-id"/>
  </w15:person>
</w15:people>
</file>

<file path=word/settings.xml><?xml version="1.0" encoding="utf-8"?>
<w:settings xmlns:w="http://schemas.openxmlformats.org/wordprocessingml/2006/main">
  <w:trackRevisions/>
  <w:defaultTabStop w:val="720"/>
  <w:compat/>
</w:settings>
</file>

<file path=word/styles.xml><?xml version="1.0" encoding="utf-8"?>
<w:styles xmlns:w="http://schemas.openxmlformats.org/wordprocessingml/2006/main">
  <w:style w:type="paragraph" w:styleId="Normal">
    <w:name w:val="Normal"/>
    <w:pPr>
      <w:spacing w:after="80"/>
      <w:pPrChange w:id="301" w:author="Legacy Revision">
        <w:pPr/>
      </w:pPrChange>
    </w:pPr>
    <w:rPr>
      <w:i/>
      <w:rPrChange w:id="302" w:author="Legacy Revision">
        <w:rPr/>
      </w:rPrChange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comments" Target="comments.xml"/></Relationships>
</file>