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numPr>
          <w:ilvl w:val="0"/>
          <w:numId w:val="1"/>
        </w:numPr>
      </w:pPr>
      <w:r>
        <w:rPr>
          <w:b/>
        </w:rPr>
        <w:t>업무 파일을 안전하고 신속하게 처리합니다.</w:t>
      </w:r>
    </w:p>
    <w:sdt>
      <w:sdtPr>
        <w:tag w:val="anchored-comment"/>
      </w:sdtPr>
      <w:sdtContent>
        <w:p>
          <w:commentRangeStart w:id="0"/>
          <w:ins w:id="800" w:author="기존 작성자" w:date="2026-01-01T00:00:00Z">
            <w:r>
              <w:t>메모가 연결된 문단입니다.</w:t>
            </w:r>
          </w:ins>
          <w:commentRangeEnd w:id="0"/>
          <w:ins w:id="801" w:author="기존 작성자" w:date="2026-01-01T00:00:00Z">
            <w:r>
              <w:commentReference w:id="0"/>
            </w:r>
          </w:ins>
        </w:p>
      </w:sdtContent>
    </w:sdt>
    <w:p>
      <w:r>
        <w:t>변경 없는 문단입니다.</w:t>
      </w:r>
    </w:p>
    <w:tbl>
      <w:tr>
        <w:tc>
          <w:p>
            <w:r>
              <w:t>항목</w:t>
            </w:r>
          </w:p>
        </w:tc>
        <w:tc>
          <w:p>
            <w:r>
              <w:t>신규열</w:t>
            </w:r>
          </w:p>
        </w:tc>
        <w:tc>
          <w:p>
            <w:r>
              <w:t>금액</w:t>
            </w:r>
          </w:p>
        </w:tc>
        <w:tc>
          <w:p>
            <w:r>
              <w:t>비고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x</w:t>
            </w:r>
          </w:p>
        </w:tc>
        <w:tc>
          <w:p>
            <w:r>
              <w:t>10</w:t>
            </w:r>
          </w:p>
        </w:tc>
        <w:tc>
          <w:p>
            <w:r>
              <w:t>유지</w:t>
            </w:r>
          </w:p>
        </w:tc>
      </w:tr>
      <w:tr>
        <w:tc>
          <w:p>
            <w:r>
              <w:t>새행</w:t>
            </w:r>
          </w:p>
        </w:tc>
        <w:tc>
          <w:p>
            <w:r>
              <w:t>y</w:t>
            </w:r>
          </w:p>
        </w:tc>
        <w:tc>
          <w:p>
            <w:r>
              <w:t>15</w:t>
            </w:r>
          </w:p>
        </w:tc>
        <w:tc>
          <w:p>
            <w:r>
              <w:t>추가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z</w:t>
            </w:r>
          </w:p>
        </w:tc>
        <w:tc>
          <w:p>
            <w:r>
              <w:t>20</w:t>
            </w:r>
          </w:p>
        </w:tc>
        <w:tc>
          <w:p>
            <w:r>
              <w:t>유지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w</w:t>
            </w:r>
          </w:p>
        </w:tc>
        <w:tc>
          <w:p>
            <w:r>
              <w:t>30</w:t>
            </w:r>
          </w:p>
        </w:tc>
        <w:tc>
          <w:p>
            <w:r>
              <w:t>유지</w:t>
            </w:r>
          </w:p>
        </w:tc>
      </w:tr>
    </w:tbl>
    <w:sectPr>
      <w:headerReference w:type="default" r:id="rIdHeader"/>
      <w:footerReference w:type="default" r:id="rIdFooter"/>
    </w:sectPr>
  </w:body>
</w:document>
</file>

<file path=word/comments.xml><?xml version="1.0" encoding="utf-8"?>
<w:comments xmlns:w="http://schemas.openxmlformats.org/wordprocessingml/2006/main">
  <w:comment w:id="0" w:author="검토자">
    <w:p>
      <w:r>
        <w:t>변경된 메모</w:t>
      </w:r>
    </w:p>
  </w:comment>
</w:comments>
</file>

<file path=word/footer1.xml><?xml version="1.0" encoding="utf-8"?>
<w:ftr xmlns:w="http://schemas.openxmlformats.org/wordprocessingml/2006/main">
  <w:p>
    <w:r>
      <w:t>- 1 -</w:t>
    </w:r>
  </w:p>
</w:ftr>
</file>

<file path=word/header1.xml><?xml version="1.0" encoding="utf-8"?>
<w:hdr xmlns:w="http://schemas.openxmlformats.org/wordprocessingml/2006/main">
  <w:p>
    <w:r>
      <w:t>변경된 머리말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  <w:compat/>
  <w:rsids/>
</w:settings>
</file>

<file path=word/styles.xml><?xml version="1.0" encoding="utf-8"?>
<w:styles xmlns:w="http://schemas.openxmlformats.org/wordprocessingml/2006/main">
  <w:style w:type="paragraph" w:styleId="Normal">
    <w:name w:val="Normal"/>
    <w:pPr>
      <w:spacing w:after="160"/>
    </w:pPr>
    <w:rPr>
      <w:b/>
    </w:rPr>
  </w:style>
</w:styles>
</file>

<file path=word/_rels/document.xml.rels><?xml version="1.0" encoding="UTF-8"?><Relationships xmlns="http://schemas.openxmlformats.org/package/2006/relationships"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Comments" Type="http://schemas.openxmlformats.org/officeDocument/2006/relationships/comments" Target="comment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Relationship Id="rIdStyles" Type="http://schemas.openxmlformats.org/officeDocument/2006/relationships/styles" Target="styles.xml"/></Relationships>
</file>