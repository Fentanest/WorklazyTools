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roofErr w:type="spellStart"/>
      <w:r w:rsidR="99999999">
        <w:t xml:space="preserve">Proofing </w:t>
      </w:r>
      <w:proofErr w:type="spellEnd"/>
      <w:r w:rsidR="88888888">
        <w:t xml:space="preserve">split remains </w:t>
      </w:r>
      <w:r>
        <w:t xml:space="preserve">stable</w:t>
      </w:r>
    </w:p>
    <w:p>
      <w:hyperlink>
        <w:r>
          <w:t xml:space="preserve">Hyperlink </w:t>
        </w:r>
        <w:r>
          <w:t xml:space="preserve">boundary</w:t>
        </w:r>
      </w:hyperlink>
    </w:p>
    <w:p>
      <w:ins w:id="99" w:author="Another">
        <w:r>
          <w:t xml:space="preserve">Revision </w:t>
        </w:r>
        <w:r>
          <w:t xml:space="preserve">boundary</w:t>
        </w:r>
      </w:ins>
    </w:p>
    <w:p>
      <w:fldSimple w:instr=" DATE ">
        <w:r>
          <w:t xml:space="preserve">Field </w:t>
        </w:r>
        <w:r>
          <w:t xml:space="preserve">result</w:t>
        </w:r>
      </w:fldSimple>
    </w:p>
    <w:p>
      <w:r>
        <w:fldChar w:fldCharType="begin"/>
      </w:r>
      <w:r>
        <w:instrText>PAGE</w:instrText>
      </w:r>
      <w:r>
        <w:t xml:space="preserve">Complex </w:t>
      </w:r>
      <w:r>
        <w:t xml:space="preserve">field result</w:t>
      </w:r>
      <w:r>
        <w:fldChar w:fldCharType="end"/>
      </w:r>
    </w:p>
    <w:p>
      <w:r>
        <w:t xml:space="preserve">A</w:t>
      </w:r>
      <w:r>
        <w:tab/>
      </w:r>
      <w:r>
        <w:t xml:space="preserve">B</w:t>
      </w:r>
      <w:r>
        <w:br/>
      </w:r>
      <w:r>
        <w:t xml:space="preserve">C</w:t>
      </w:r>
    </w:p>
    <w:p>
      <w:r>
        <w:t xml:space="preserve">Fo</w:t>
      </w:r>
      <w:r>
        <w:t xml:space="preserve">ot</w:t>
      </w:r>
      <w:r>
        <w:footnoteReference w:id="1"/>
      </w:r>
      <w:r>
        <w:t xml:space="preserve">no</w:t>
      </w:r>
      <w:r>
        <w:t xml:space="preserve">te</w:t>
      </w:r>
    </w:p>
    <w:p>
      <w:r>
        <w:t xml:space="preserve">A</w:t>
      </w:r>
      <w:r>
        <w:rPr>
          <w:b/>
        </w:rPr>
        <w:t xml:space="preserve">B</w:t>
      </w:r>
      <w:r>
        <w:t xml:space="preserve">A</w:t>
      </w:r>
    </w:p>
    <w:tbl>
      <w:tr>
        <w:tc>
          <w:p>
            <w:proofErr w:type="spellStart"/>
            <w:r>
              <w:t xml:space="preserve">Table cell </w:t>
            </w:r>
            <w:proofErr w:type="spellEnd"/>
            <w:r>
              <w:t xml:space="preserve">split</w:t>
            </w:r>
          </w:p>
        </w:tc>
      </w:tr>
    </w:tbl>
    <w:sectPr/>
  </w:body>
</w:document>
</file>